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time requirement</w:t>
      </w:r>
    </w:p>
    <w:p>
      <w:r>
        <w:t>Heading emits retry this batch shall handler vector that stores request. Table checks deadline their balance checks metric manifest no must service response threshold.</w:t>
      </w:r>
    </w:p>
    <w:p>
      <w:r>
        <w:t>The service shall respond within </w:t>
      </w:r>
      <w:del w:id="1" w:author="Reviewer" w:date="2026-09-11T00:00:00Z">
        <w:r>
          <w:delText>DELETED-ECHO 500 ms</w:delText>
        </w:r>
      </w:del>
      <w:ins w:id="2" w:author="Reviewer" w:date="2026-09-11T00:00:00Z">
        <w:r>
          <w:t>INSERTED-FOXTROT 200 ms</w:t>
        </w:r>
      </w:ins>
      <w:r>
        <w:t xml:space="preserve"> under nominal load.</w:t>
      </w:r>
    </w:p>
    <w:p>
      <w:r>
        <w:t>Balance rejects ledger the reviewer stores deadline. Handler must ledger this retry rejects manifest chunk every may handler.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EVOQ corpus generator</dc:creator>
  <cp:keywords/>
  <dc:description>AEO deterministic test corpus</dc:description>
  <cp:lastModifiedBy>EVOQ corpus generator</cp:lastModifiedBy>
  <cp:revision>1</cp:revision>
  <dcterms:created xsi:type="dcterms:W3CDTF">2026-09-11T00:00:00Z</dcterms:created>
  <dcterms:modified xsi:type="dcterms:W3CDTF">2026-09-11T00:00:00Z</dcterms:modified>
  <cp:category/>
  <cp:lastPrinted>2026-09-11T00:00:00Z</cp:lastPrinted>
</cp:coreProperties>
</file>